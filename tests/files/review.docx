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letter for review</w:t>
      </w:r>
    </w:p>
    <w:p>
      <w:r>
        <w:t xml:space="preserve">The salary is </w:t>
      </w:r>
      <w:del w:id="11" w:author="Teodoro Rask" w:date="2026-05-02T10:00:00Z">
        <w:r>
          <w:delText>88,000</w:delText>
        </w:r>
      </w:del>
      <w:ins w:id="12" w:author="Teodoro Rask" w:date="2026-05-02T10:00:00Z">
        <w:r>
          <w:t>92,000</w:t>
        </w:r>
      </w:ins>
      <w:r>
        <w:t xml:space="preserve"> per year.</w:t>
      </w:r>
    </w:p>
    <w:p>
      <w:commentRangeStart w:id="0"/>
      <w:r>
        <w:t>Start date is May.</w:t>
      </w:r>
      <w:commentRangeEnd w:id="0"/>
      <w:r>
        <w:rPr>
          <w:rStyle w:val="CommentReference"/>
        </w:rPr>
        <w:commentReference w:id="0"/>
      </w:r>
    </w:p>
    <w:p>
      <w:r>
        <w:rPr>
          <w:b/>
          <w:rPrChange w:id="13" w:author="Teodoro Rask" w:date="2026-05-02T10:00:00Z">
            <w:rPr/>
          </w:rPrChange>
        </w:rPr>
        <w:t>Bold now.</w:t>
      </w:r>
    </w:p>
    <w:p>
      <w:moveFromRangeStart w:id="14" w:name="move1" w:author="Teodoro Rask" w:date="2026-05-02T10:00:00Z"/>
      <w:moveFrom w:id="15" w:author="Teodoro Rask" w:date="2026-05-02T10:00:00Z">
        <w:r>
          <w:t>Moved sentence.</w:t>
        </w:r>
      </w:moveFrom>
      <w:moveFromRangeEnd w:id="14"/>
    </w:p>
    <w:p>
      <w:pPr>
        <w:rPr>
          <w:ins w:id="16" w:author="Teodoro Rask" w:date="2026-05-02T10:00:00Z"/>
        </w:rPr>
      </w:pPr>
      <w:moveToRangeStart w:id="17" w:name="move1" w:author="Teodoro Rask" w:date="2026-05-02T10:00:00Z"/>
      <w:moveTo w:id="18" w:author="Teodoro Rask" w:date="2026-05-02T10:00:00Z">
        <w:r>
          <w:t>Moved sentence.</w:t>
        </w:r>
      </w:moveTo>
      <w:moveToRangeEnd w:id="17"/>
    </w:p>
    <w:tbl>
      <w:tblPr>
        <w:tblW w:w="0" w:type="auto"/>
      </w:tblPr>
      <w:tblGrid>
        <w:gridCol w:w="4000"/>
      </w:tblGrid>
      <w:tr>
        <w:tc>
          <w:p>
            <w:r>
              <w:t>Row that stays</w:t>
            </w:r>
          </w:p>
        </w:tc>
      </w:tr>
      <w:tr>
        <w:trPr>
          <w:del w:id="19" w:author="Teodoro Rask" w:date="2026-05-02T10:00:00Z"/>
        </w:trPr>
        <w:tc>
          <w:p>
            <w:r>
              <w:t>Row that was deleted</w:t>
            </w:r>
          </w:p>
        </w:tc>
      </w:tr>
    </w:tbl>
    <w:tbl>
      <w:tblPr>
        <w:tblW w:w="0" w:type="auto"/>
      </w:tblPr>
      <w:tblGrid>
        <w:gridCol w:w="4000"/>
      </w:tblGrid>
      <w:tr>
        <w:trPr>
          <w:del w:id="20" w:author="Teodoro Rask" w:date="2026-05-02T10:00:00Z"/>
        </w:trPr>
        <w:tc>
          <w:p>
            <w:r>
              <w:t>Whole table deleted</w:t>
            </w:r>
          </w:p>
        </w:tc>
      </w:tr>
    </w:tbl>
    <w:p/>
    <w:p>
      <w:r>
        <w:t>Closing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Marguerite Okonkwo-Hale" w:date="2026-05-01T09:00:00Z" w:initials="MO">
    <w:p>
      <w:r>
        <w:annotationRef/>
      </w:r>
      <w:r>
        <w:t>Can we push this to June?</w:t>
      </w:r>
    </w:p>
  </w:comment>
</w:comments>
</file>

<file path=word/commentsExtended.xml><?xml version="1.0" encoding="utf-8"?>
<w15:commentsEx xmlns:w15="http://schemas.microsoft.com/office/word/2012/wordml">
  <w15:commentEx w15:paraId="1A2B3C4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15="http://schemas.microsoft.com/office/word/2012/wordml">
  <w15:person w15:author="Marguerite Okonkwo-Hale">
    <w15:presenceInfo w15:providerId="None" w15:userId="mokonkwo@example.or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1" Type="http://schemas.openxmlformats.org/officeDocument/2006/relationships/comments" Target="comments.xml"/><Relationship Id="rIdC2" Type="http://schemas.microsoft.com/office/2011/relationships/commentsExtended" Target="commentsExtended.xml"/><Relationship Id="rIdC3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