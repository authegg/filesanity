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Offer of employment</w:t>
      </w:r>
    </w:p>
    <w:p>
      <w:r>
        <w:t xml:space="preserve">Salary as agreed. </w:t>
      </w:r>
      <w:r>
        <w:rPr>
          <w:vanish/>
        </w:rPr>
        <w:t>Approved up to 95,000.</w:t>
      </w:r>
    </w:p>
    <w:p>
      <w:r>
        <w:t/>
      </w:r>
    </w:p>
    <w:p>
      <w:del w:id="91" w:author="H. Delacroix" w:date="2026-04-11T09:00:00Z">
        <w:r>
          <w:delText>Salary floor 88,000</w:delText>
        </w:r>
      </w:del>
      <w:ins w:id="92" w:author="H. Delacroix" w:date="2026-04-11T09:00:00Z">
        <w:r>
          <w:t>Salary as agreed.</w:t>
        </w:r>
      </w:ins>
    </w:p>
    <w:p>
      <w:r>
        <w:fldChar w:fldCharType="begin"/>
      </w:r>
      <w:r>
        <w:instrText xml:space="preserve"> INCLUDEPICTURE "https://canary.example/t.png" \d </w:instrTex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image" Target="https://pixel.example/open?id=7" TargetMode="External"/><Relationship Id="rId901" Type="http://schemas.openxmlformats.org/officeDocument/2006/relationships/hyperlink" Target="https://filesanit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